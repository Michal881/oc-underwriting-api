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196" w:rsidRPr="00BA2B2A" w:rsidRDefault="00060AE6" w:rsidP="007B7196">
      <w:pPr>
        <w:pStyle w:val="Title"/>
        <w:spacing w:before="120"/>
        <w:rPr>
          <w:rFonts w:ascii="HDI-Gerling Sans" w:hAnsi="HDI-Gerling Sans"/>
          <w:sz w:val="20"/>
        </w:rPr>
      </w:pPr>
      <w:r w:rsidRPr="00BA2B2A">
        <w:rPr>
          <w:rFonts w:ascii="HDI-Gerling Sans" w:hAnsi="HDI-Gerling Sans"/>
          <w:sz w:val="20"/>
        </w:rPr>
        <w:t>POLISA</w:t>
      </w:r>
    </w:p>
    <w:p w:rsidR="00BA2B2A" w:rsidRPr="00BA2B2A" w:rsidRDefault="007B7196" w:rsidP="00BA2B2A">
      <w:pPr>
        <w:pStyle w:val="Title"/>
        <w:spacing w:before="120"/>
        <w:rPr>
          <w:rFonts w:ascii="HDI-Gerling Sans" w:hAnsi="HDI-Gerling Sans"/>
          <w:sz w:val="20"/>
        </w:rPr>
      </w:pPr>
      <w:r w:rsidRPr="00BA2B2A">
        <w:rPr>
          <w:rFonts w:ascii="HDI-Gerling Sans" w:hAnsi="HDI-Gerling Sans"/>
          <w:sz w:val="20"/>
        </w:rPr>
        <w:t>UBEZPIECZENIA ODPOWIEDZIALNOŚCI CYWILNEJ ZAWODOWEJ</w:t>
      </w:r>
    </w:p>
    <w:p w:rsidR="00BA2B2A" w:rsidRPr="00BD52B1" w:rsidRDefault="00BA2B2A" w:rsidP="00BA2B2A">
      <w:pPr>
        <w:pStyle w:val="Header"/>
        <w:tabs>
          <w:tab w:val="clear" w:pos="4536"/>
          <w:tab w:val="clear" w:pos="9072"/>
        </w:tabs>
        <w:spacing w:before="120"/>
        <w:rPr>
          <w:rFonts w:ascii="HDI-Gerling Sans" w:hAnsi="HDI-Gerling Sans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302"/>
        <w:gridCol w:w="7155"/>
      </w:tblGrid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Ubezpieczyciel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HDI-Gerling Polska Towarzystwo Ubezpieczeń S.A.</w:t>
            </w:r>
            <w:r w:rsidRPr="00BD52B1">
              <w:rPr>
                <w:rFonts w:ascii="HDI-Gerling Sans" w:hAnsi="HDI-Gerling Sans"/>
                <w:sz w:val="20"/>
              </w:rPr>
              <w:br/>
              <w:t>ul. Hrubieszowska 2, 01-209 Warszawa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Ubezpieczający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 xml:space="preserve">CTN Polska Sp. z o.o., </w:t>
            </w:r>
          </w:p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napToGrid w:val="0"/>
                <w:sz w:val="20"/>
              </w:rPr>
              <w:t>ul. Koszykowa 54, 00-675 Warszawa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Ubezpieczony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 xml:space="preserve">CTN Polska Sp. z o.o., </w:t>
            </w:r>
          </w:p>
          <w:p w:rsidR="00BA2B2A" w:rsidRPr="00BD52B1" w:rsidRDefault="00BA2B2A" w:rsidP="00845D95">
            <w:pPr>
              <w:rPr>
                <w:rFonts w:ascii="HDI-Gerling Sans" w:hAnsi="HDI-Gerling Sans"/>
                <w:b/>
                <w:sz w:val="20"/>
              </w:rPr>
            </w:pPr>
            <w:r w:rsidRPr="00BD52B1">
              <w:rPr>
                <w:rFonts w:ascii="HDI-Gerling Sans" w:hAnsi="HDI-Gerling Sans"/>
                <w:snapToGrid w:val="0"/>
                <w:sz w:val="20"/>
              </w:rPr>
              <w:t>ul. Koszykowa 54, 00-675 Warszawa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Broker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Gras Savoye Polska Sp. z o.o.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Ubezpieczona działalność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Default="00BA2B2A" w:rsidP="00845D95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Usługowe prowadzenie ksiąg rachunkowych, bądź innych ksiąg i ewidencji dla celów podatkowych, nadzór księgowy, deklaracje podatkowe, kalkulacje wynagrodzeń</w:t>
            </w:r>
            <w:r>
              <w:rPr>
                <w:rFonts w:ascii="HDI-Gerling Sans" w:hAnsi="HDI-Gerling Sans"/>
                <w:sz w:val="20"/>
              </w:rPr>
              <w:t xml:space="preserve"> </w:t>
            </w:r>
            <w:r w:rsidRPr="00BD52B1">
              <w:rPr>
                <w:rFonts w:ascii="HDI-Gerling Sans" w:hAnsi="HDI-Gerling Sans"/>
                <w:sz w:val="20"/>
              </w:rPr>
              <w:t>oraz sprawozdawczość statystyczna i finansowa, a w szczególności rozliczenia z Urzędem Skarbowym i Zakładem Ubezpieczeń Społecznych</w:t>
            </w:r>
            <w:r>
              <w:rPr>
                <w:rFonts w:ascii="HDI-Gerling Sans" w:hAnsi="HDI-Gerling Sans"/>
                <w:sz w:val="20"/>
              </w:rPr>
              <w:t>.</w:t>
            </w:r>
          </w:p>
          <w:p w:rsidR="00BA2B2A" w:rsidRPr="00BD52B1" w:rsidRDefault="00BA2B2A" w:rsidP="00845D95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 w:cs="Arial"/>
                <w:sz w:val="20"/>
              </w:rPr>
              <w:t xml:space="preserve">Dokonywanie </w:t>
            </w:r>
            <w:r w:rsidRPr="0055447A">
              <w:rPr>
                <w:rFonts w:ascii="HDI-Gerling Sans" w:hAnsi="HDI-Gerling Sans" w:cs="Arial"/>
                <w:sz w:val="20"/>
              </w:rPr>
              <w:t>przelew</w:t>
            </w:r>
            <w:r>
              <w:rPr>
                <w:rFonts w:ascii="HDI-Gerling Sans" w:hAnsi="HDI-Gerling Sans" w:cs="Arial"/>
                <w:sz w:val="20"/>
              </w:rPr>
              <w:t>ów</w:t>
            </w:r>
            <w:r w:rsidRPr="0055447A">
              <w:rPr>
                <w:rFonts w:ascii="HDI-Gerling Sans" w:hAnsi="HDI-Gerling Sans" w:cs="Arial"/>
                <w:sz w:val="20"/>
              </w:rPr>
              <w:t xml:space="preserve"> wynagrodzeń i ekwiwalentów na konta bankowe pracowników</w:t>
            </w:r>
            <w:r>
              <w:rPr>
                <w:rFonts w:ascii="HDI-Gerling Sans" w:hAnsi="HDI-Gerling Sans" w:cs="Arial"/>
                <w:sz w:val="20"/>
              </w:rPr>
              <w:t>, przelewów podatku PIT i składek ZUS.</w:t>
            </w:r>
          </w:p>
          <w:p w:rsidR="00BA2B2A" w:rsidRPr="00BD52B1" w:rsidRDefault="00BA2B2A" w:rsidP="00845D95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Działalność Konsultingowa zdefiniowana w dodatkowej Klauzuli Konsulting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Kod ryzyka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073010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Zakres ubezpieczenia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Zawodowa odpowiedzialność cywilna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Suma gwarancyjna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3.000.000 PLN</w:t>
            </w:r>
            <w:r w:rsidRPr="00BD52B1">
              <w:rPr>
                <w:rFonts w:ascii="HDI-Gerling Sans" w:hAnsi="HDI-Gerling Sans"/>
                <w:b/>
                <w:sz w:val="20"/>
              </w:rPr>
              <w:t xml:space="preserve"> </w:t>
            </w:r>
            <w:r w:rsidRPr="00BD52B1">
              <w:rPr>
                <w:rFonts w:ascii="HDI-Gerling Sans" w:hAnsi="HDI-Gerling Sans"/>
                <w:sz w:val="20"/>
              </w:rPr>
              <w:t>na jeden i wszystkie Wypadki w okresie ubezpieczenia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Franszyza redukcyjna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numPr>
                <w:ilvl w:val="0"/>
                <w:numId w:val="6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 xml:space="preserve">15.000 EURO na każde roszczenie wynikające z działalności objętej zakresem obowiązkowego ubezpieczenia odpowiedzialności cywilnej podmiotów uprawnionych do wykonywania działalności usługowej w zakresie prowadzenia ksiąg rachunkowych </w:t>
            </w:r>
          </w:p>
          <w:p w:rsidR="00BA2B2A" w:rsidRPr="00BD52B1" w:rsidRDefault="00BA2B2A" w:rsidP="00845D95">
            <w:pPr>
              <w:numPr>
                <w:ilvl w:val="0"/>
                <w:numId w:val="6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10 000 PLN na każde roszczenie wynikające z innej ubezpieczonej działalności niż objętej zakresem obowiązkowego ubezpieczenia odpowiedzialności cywilnej podmiotów uprawnionych do wykonywania działalności usługowej w zakresie prowadzenia ksiąg rachunkowych</w:t>
            </w:r>
          </w:p>
          <w:p w:rsidR="00BA2B2A" w:rsidRPr="00BD52B1" w:rsidRDefault="00BA2B2A" w:rsidP="00845D95">
            <w:pPr>
              <w:numPr>
                <w:ilvl w:val="0"/>
                <w:numId w:val="6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2.500 PLN na szkody w dokumentach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pStyle w:val="Heading2"/>
              <w:rPr>
                <w:rFonts w:ascii="HDI-Gerling Sans" w:hAnsi="HDI-Gerling Sans"/>
                <w:smallCaps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prawo i jurysdykcja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pStyle w:val="Header"/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pStyle w:val="BodyText2"/>
              <w:jc w:val="both"/>
              <w:rPr>
                <w:rFonts w:ascii="HDI-Gerling Sans" w:hAnsi="HDI-Gerling Sans"/>
              </w:rPr>
            </w:pPr>
            <w:r w:rsidRPr="00BD52B1">
              <w:rPr>
                <w:rFonts w:ascii="HDI-Gerling Sans" w:hAnsi="HDI-Gerling Sans"/>
              </w:rPr>
              <w:t xml:space="preserve">Roszczenia dochodzone według prawa polskiego i przed sądami polskimi 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Klauzula dodatkowa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b/>
                <w:sz w:val="20"/>
              </w:rPr>
            </w:pPr>
            <w:r w:rsidRPr="00BD52B1">
              <w:rPr>
                <w:rFonts w:ascii="HDI-Gerling Sans" w:hAnsi="HDI-Gerling Sans"/>
                <w:b/>
                <w:sz w:val="20"/>
              </w:rPr>
              <w:t>ODPOWIEDZIALNOŚĆ Z TYTUŁU PROWADZENIA BIURA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Dodatkowa suma gwarancyjna: 1.000 000 PLN na jeden i wszystkie Wypadki w okresie ubezpieczenia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Zakres terytorialny zgodnie z klauzulą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Franszyza redukcyjna zgodnie z klauzulą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b/>
                <w:sz w:val="20"/>
              </w:rPr>
            </w:pPr>
            <w:r w:rsidRPr="00BD52B1">
              <w:rPr>
                <w:rFonts w:ascii="HDI-Gerling Sans" w:hAnsi="HDI-Gerling Sans"/>
                <w:b/>
                <w:sz w:val="20"/>
              </w:rPr>
              <w:t>KONSULTING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okres ubezpieczenia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Od 01.01.20</w:t>
            </w:r>
            <w:r>
              <w:rPr>
                <w:rFonts w:ascii="HDI-Gerling Sans" w:hAnsi="HDI-Gerling Sans"/>
                <w:sz w:val="20"/>
              </w:rPr>
              <w:t>10</w:t>
            </w:r>
            <w:r w:rsidRPr="00BD52B1">
              <w:rPr>
                <w:rFonts w:ascii="HDI-Gerling Sans" w:hAnsi="HDI-Gerling Sans"/>
                <w:sz w:val="20"/>
              </w:rPr>
              <w:t xml:space="preserve"> r. do 31.12.20</w:t>
            </w:r>
            <w:r>
              <w:rPr>
                <w:rFonts w:ascii="HDI-Gerling Sans" w:hAnsi="HDI-Gerling Sans"/>
                <w:sz w:val="20"/>
              </w:rPr>
              <w:t>10</w:t>
            </w:r>
            <w:r w:rsidRPr="00BD52B1">
              <w:rPr>
                <w:rFonts w:ascii="HDI-Gerling Sans" w:hAnsi="HDI-Gerling Sans"/>
                <w:sz w:val="20"/>
              </w:rPr>
              <w:t xml:space="preserve"> r.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Stawka</w:t>
            </w:r>
          </w:p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rozliczeniowa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3,</w:t>
            </w:r>
            <w:r>
              <w:rPr>
                <w:rFonts w:ascii="HDI-Gerling Sans" w:hAnsi="HDI-Gerling Sans"/>
                <w:sz w:val="20"/>
              </w:rPr>
              <w:t>70</w:t>
            </w:r>
            <w:r w:rsidRPr="00BD52B1">
              <w:rPr>
                <w:rFonts w:ascii="HDI-Gerling Sans" w:hAnsi="HDI-Gerling Sans"/>
                <w:sz w:val="20"/>
              </w:rPr>
              <w:t>‰ od obrotu zrealizowanego w okresie ubezpieczenia</w:t>
            </w:r>
          </w:p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 xml:space="preserve">Składka zaliczkowa i minimalna 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1</w:t>
            </w:r>
            <w:r>
              <w:rPr>
                <w:rFonts w:ascii="HDI-Gerling Sans" w:hAnsi="HDI-Gerling Sans"/>
                <w:sz w:val="20"/>
              </w:rPr>
              <w:t>8</w:t>
            </w:r>
            <w:r w:rsidRPr="00BD52B1">
              <w:rPr>
                <w:rFonts w:ascii="HDI-Gerling Sans" w:hAnsi="HDI-Gerling Sans"/>
                <w:sz w:val="20"/>
              </w:rPr>
              <w:t>.</w:t>
            </w:r>
            <w:r>
              <w:rPr>
                <w:rFonts w:ascii="HDI-Gerling Sans" w:hAnsi="HDI-Gerling Sans"/>
                <w:sz w:val="20"/>
              </w:rPr>
              <w:t>5</w:t>
            </w:r>
            <w:r w:rsidRPr="00BD52B1">
              <w:rPr>
                <w:rFonts w:ascii="HDI-Gerling Sans" w:hAnsi="HDI-Gerling Sans"/>
                <w:sz w:val="20"/>
              </w:rPr>
              <w:t>00 PLN</w:t>
            </w:r>
          </w:p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Zasady i termin płatności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Default="00D309DB" w:rsidP="00845D95">
            <w:p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 rata w wysokości 9.250 PLN płatna do dnia 20.02.2010 r.</w:t>
            </w:r>
          </w:p>
          <w:p w:rsidR="00D309DB" w:rsidRPr="00BD52B1" w:rsidRDefault="00D309DB" w:rsidP="00845D95">
            <w:p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II rata w wysokości 9.250 PLN płatna do dnia 20.08.2010 r.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Postanowienia dodatkowe</w:t>
            </w: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Ochrona ubezpieczeniowa nie obejmuje roszczeń odszkodowawczych wynikających z uchybień popełnionych w związku z wykonywaniem czynności biegłego rewidenta lub doradcy prawnego, a w szczególności przy sporządzaniu prospektu emisyjnego, memorandum informacyjnego lub innej informacji w rozumieniu jakiegokolwiek prawa przygotowywanej w związku z wprowadzeniem do obrotu papierów wartościowych.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Ochrona ubezpieczeniowa nie obejmuje także odpowiedzialności Ubezpieczonego za podmioty wykonujące czynności wskazane w pkt 2 ani odpowiedzialności za winę w wyborze tych podmiotów.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 xml:space="preserve">Ochrona ubezpieczeniowa nie obejmuje doradztwa inwestycyjnego. 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Paragraf 5 ust. 3 warunków ubezpieczenia otrzymuje brzmienie: "Roszczenie o zwrot wynagrodzenia otrzymanego za sprawę, podczas prowadzenia której doszło do uchybienia, nie jest objęte ochroną ubezpieczeniową.”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Koszty pomocy prawnej o których mowa w paragrafie 7 pkt 9 warunków ubezpieczenia, obejmują również koszty powstałe w postępowaniu administracyjnym, a także w postępowaniu karnym lub dyscyplinarnym, jeżeli mają one związek z ustaleniem odpowiedzialności Ubezpieczonego za szkodę objętą ubezpieczeniem.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Ochrona ubezpieczeniowa obejmuje roszczenia z tytułu szkód wyrządzonych Osobom Trzecim wskutek nieprawidłowej edycji dokumentów oraz utraty, zniekształcenia, uszkodzenia lub niewłaściwego przesyłania informacji, w tym drogą elektroniczną (e-mail) lub w wyniku włamania przez Osoby Trzecie do systemu informatycznego Ubezpieczonego.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Wykreśla się postanowienie § 3 pkt. 6 klauzuli Konsulting.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CF3B2A">
              <w:rPr>
                <w:rFonts w:ascii="HDI-Gerling Sans" w:hAnsi="HDI-Gerling Sans"/>
                <w:sz w:val="20"/>
              </w:rPr>
              <w:t>HDI-Gerling Polska obejmuje ochroną ubezpieczeniową odpowiedzialność cywilną Ubezpieczonego za roszczenia regresowe zgłoszone mu z tytułu kar umownych, do zapłacenia których zobowiązane były osoby trzecie, o ile stanowią one następstwo szkody wynikłej z uchybienia Ubezpieczonego, objętej zakresem ubezpieczenia. W tym zakresie nie ma zastosowania wyłączenie kar umownych zawarte w § 5 ust. 1 pkt b Warunków Ubezpieczenia Odpowiedzialności Cywilnej Zawodowej.</w:t>
            </w:r>
          </w:p>
          <w:p w:rsidR="00BA2B2A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Pr="00F13426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F13426">
              <w:rPr>
                <w:rFonts w:ascii="HDI-Gerling Sans" w:hAnsi="HDI-Gerling Sans"/>
                <w:sz w:val="20"/>
              </w:rPr>
              <w:t>Ochrona ubezpieczeniowa obejmuje roszczenia z tytułu ustawowej odpowiedzialności cywilnej Ubezpieczonego za szkody spowodowane  uchybieniami w związku z dokonywaniem jakiejkolwiek płatności, w tym dokonanie płatności w nienależytej wysokości bądź dokonanie płatności  na niewłaściwy rachunek, które zostały popełnione przez Ubezpieczonego lub osoby z</w:t>
            </w:r>
            <w:r>
              <w:rPr>
                <w:rFonts w:ascii="HDI-Gerling Sans" w:hAnsi="HDI-Gerling Sans"/>
                <w:sz w:val="20"/>
              </w:rPr>
              <w:t>a które ponosi odpowiedzialność</w:t>
            </w:r>
            <w:r w:rsidRPr="00F13426">
              <w:rPr>
                <w:rFonts w:ascii="HDI-Gerling Sans" w:hAnsi="HDI-Gerling Sans"/>
                <w:sz w:val="20"/>
              </w:rPr>
              <w:t>. Wyłączenie zawarte w  § 5 pkt. d warunków ubezpieczenia nie znajduje w tym zakresie zastosowania.</w:t>
            </w:r>
          </w:p>
          <w:p w:rsidR="00BA2B2A" w:rsidRDefault="00BA2B2A" w:rsidP="00845D95">
            <w:pPr>
              <w:jc w:val="both"/>
              <w:rPr>
                <w:rFonts w:ascii="HDI-Gerling Sans" w:hAnsi="HDI-Gerling Sans" w:cs="Arial"/>
                <w:sz w:val="20"/>
              </w:rPr>
            </w:pPr>
          </w:p>
          <w:p w:rsidR="00BA2B2A" w:rsidRPr="00BD52B1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 w:cs="Arial"/>
                <w:sz w:val="20"/>
              </w:rPr>
              <w:t xml:space="preserve">HDI-Gerling Polska zrezygnuje z  rozliczania składki po zakończeniu okresu ubezpieczenia, jeżeli faktycznie zrealizowany obrót w okresie ubezpieczenia nie przekroczy 115% obrotu planowanego. W przypadku gdy obrót zrealizowany </w:t>
            </w:r>
            <w:r w:rsidRPr="00BD52B1">
              <w:rPr>
                <w:rFonts w:ascii="HDI-Gerling Sans" w:hAnsi="HDI-Gerling Sans" w:cs="Arial"/>
                <w:sz w:val="20"/>
              </w:rPr>
              <w:lastRenderedPageBreak/>
              <w:t>przekroczy 115% obrotu planowanego, w rozliczeniu nie będzie uwzględniane owe 15% obrotu planowanego.</w:t>
            </w:r>
          </w:p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BA2B2A" w:rsidRDefault="00BA2B2A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>Kwota franszyzy wyrażona w EUR podlega przeliczeniu na PLN wg średniego kursu NBP og</w:t>
            </w:r>
            <w:r w:rsidR="00D309DB">
              <w:rPr>
                <w:rFonts w:ascii="HDI-Gerling Sans" w:hAnsi="HDI-Gerling Sans"/>
                <w:sz w:val="20"/>
              </w:rPr>
              <w:t>łoszonego po raz pierwszy w 2010</w:t>
            </w:r>
            <w:r w:rsidRPr="00BD52B1">
              <w:rPr>
                <w:rFonts w:ascii="HDI-Gerling Sans" w:hAnsi="HDI-Gerling Sans"/>
                <w:sz w:val="20"/>
              </w:rPr>
              <w:t xml:space="preserve"> r.</w:t>
            </w:r>
          </w:p>
          <w:p w:rsidR="00D309DB" w:rsidRDefault="00D309DB" w:rsidP="00D309DB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D309DB" w:rsidRDefault="00D309DB" w:rsidP="00D309DB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D309DB">
              <w:rPr>
                <w:rFonts w:ascii="HDI-Gerling Sans" w:hAnsi="HDI-Gerling Sans"/>
                <w:sz w:val="20"/>
              </w:rPr>
              <w:t>Ochrona ubezpieczeniowa wynikająca z klauzuli dodatkowej odpowiedzialność cywilna z tytułu prowadzenia biura obejmuje szkody wynikające z rażącego niedbalstwa.</w:t>
            </w:r>
            <w:ins w:id="0" w:author="Unknown" w:date="2009-06-09T15:27:00Z">
              <w:r w:rsidRPr="00D309DB">
                <w:rPr>
                  <w:rFonts w:ascii="HDI-Gerling Sans" w:hAnsi="HDI-Gerling Sans"/>
                  <w:sz w:val="20"/>
                </w:rPr>
                <w:t xml:space="preserve"> </w:t>
              </w:r>
            </w:ins>
          </w:p>
          <w:p w:rsidR="00D309DB" w:rsidRPr="00D309DB" w:rsidRDefault="00D309DB" w:rsidP="00D309DB">
            <w:pPr>
              <w:jc w:val="both"/>
              <w:rPr>
                <w:rFonts w:ascii="HDI-Gerling Sans" w:hAnsi="HDI-Gerling Sans"/>
                <w:sz w:val="20"/>
              </w:rPr>
            </w:pPr>
          </w:p>
          <w:p w:rsidR="00D309DB" w:rsidRPr="00BD52B1" w:rsidRDefault="00D309DB" w:rsidP="00845D9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20"/>
              </w:rPr>
            </w:pPr>
            <w:r w:rsidRPr="00D309DB">
              <w:rPr>
                <w:rFonts w:ascii="HDI-Gerling Sans" w:hAnsi="HDI-Gerling Sans"/>
                <w:sz w:val="20"/>
              </w:rPr>
              <w:t>W klauzuli dodatkowej odpowiedzialność cywilna z tytułu prowadzenia biura w § 2 wykreśla się sformułowanie „spowodowanych przez pożar, wybuch oraz wodę wodociągową”.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A2B2A" w:rsidRPr="00BD52B1" w:rsidRDefault="00BA2B2A" w:rsidP="00845D95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302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155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4"/>
          </w:tcPr>
          <w:p w:rsidR="00BA2B2A" w:rsidRPr="00BD52B1" w:rsidRDefault="00BA2B2A" w:rsidP="00845D95">
            <w:pPr>
              <w:rPr>
                <w:rFonts w:ascii="HDI-Gerling Sans" w:hAnsi="HDI-Gerling Sans"/>
                <w:smallCaps/>
                <w:sz w:val="20"/>
              </w:rPr>
            </w:pPr>
            <w:r w:rsidRPr="00BD52B1">
              <w:rPr>
                <w:rFonts w:ascii="HDI-Gerling Sans" w:hAnsi="HDI-Gerling Sans"/>
                <w:smallCaps/>
                <w:sz w:val="20"/>
              </w:rPr>
              <w:t>warunki umowy</w:t>
            </w:r>
          </w:p>
        </w:tc>
      </w:tr>
      <w:tr w:rsidR="00BA2B2A" w:rsidRPr="00BD52B1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BA2B2A" w:rsidRPr="00BD52B1" w:rsidRDefault="00BA2B2A" w:rsidP="00845D95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8431" w:type="dxa"/>
            <w:gridSpan w:val="3"/>
          </w:tcPr>
          <w:p w:rsidR="00BA2B2A" w:rsidRPr="00BD52B1" w:rsidRDefault="00BA2B2A" w:rsidP="00845D95">
            <w:pPr>
              <w:jc w:val="both"/>
              <w:rPr>
                <w:rFonts w:ascii="HDI-Gerling Sans" w:hAnsi="HDI-Gerling Sans"/>
                <w:sz w:val="20"/>
              </w:rPr>
            </w:pPr>
            <w:r w:rsidRPr="00BD52B1">
              <w:rPr>
                <w:rFonts w:ascii="HDI-Gerling Sans" w:hAnsi="HDI-Gerling Sans"/>
                <w:sz w:val="20"/>
              </w:rPr>
              <w:t xml:space="preserve">Warunki ubezpieczenia odpowiedzialności cywilnej zawodowej wraz z Klauzulą Konsultingu oraz klauzula OC Biura wraz z warunkami ubezpieczenia odpowiedzialności cywilnej. </w:t>
            </w:r>
          </w:p>
        </w:tc>
      </w:tr>
    </w:tbl>
    <w:p w:rsidR="00BA2B2A" w:rsidRDefault="00BA2B2A" w:rsidP="00BA2B2A">
      <w:pPr>
        <w:jc w:val="both"/>
        <w:rPr>
          <w:rFonts w:ascii="HDI-Gerling Sans" w:hAnsi="HDI-Gerling Sans"/>
          <w:sz w:val="20"/>
        </w:rPr>
      </w:pPr>
    </w:p>
    <w:p w:rsidR="00060AE6" w:rsidRPr="00D309DB" w:rsidRDefault="00060AE6" w:rsidP="00060AE6">
      <w:pPr>
        <w:jc w:val="both"/>
        <w:rPr>
          <w:rFonts w:ascii="HDI-Gerling Sans" w:hAnsi="HDI-Gerling Sans"/>
          <w:sz w:val="20"/>
        </w:rPr>
      </w:pPr>
      <w:r w:rsidRPr="00D309DB">
        <w:rPr>
          <w:rFonts w:ascii="HDI-Gerling Sans" w:hAnsi="HDI-Gerling Sans"/>
          <w:sz w:val="20"/>
        </w:rPr>
        <w:t>Kwituję odbiór polisy wraz z Warunkami ubezpieczenia odpowiedzialności cywilnej zawodowej i klauzulą konsultingu oraz klauzulą OC Biura wraz z warunkami ubezpieczenia odpowiedzialności cywilnej i potwierdzam, że treść ich – stanowiąca integralną część zawartej umowy ubezpieczenia – jest mi znana.</w:t>
      </w:r>
    </w:p>
    <w:p w:rsidR="00060AE6" w:rsidRPr="00D309DB" w:rsidRDefault="00060AE6" w:rsidP="00060AE6">
      <w:pPr>
        <w:jc w:val="both"/>
        <w:rPr>
          <w:rFonts w:ascii="HDI-Gerling Sans" w:hAnsi="HDI-Gerling Sans"/>
          <w:sz w:val="20"/>
        </w:rPr>
      </w:pPr>
    </w:p>
    <w:p w:rsidR="00060AE6" w:rsidRPr="00D309DB" w:rsidRDefault="00060AE6" w:rsidP="00060AE6">
      <w:pPr>
        <w:spacing w:before="120"/>
        <w:rPr>
          <w:rFonts w:ascii="HDI-Gerling Sans" w:hAnsi="HDI-Gerling Sans"/>
          <w:sz w:val="20"/>
        </w:rPr>
      </w:pPr>
      <w:r w:rsidRPr="00D309DB">
        <w:rPr>
          <w:rFonts w:ascii="HDI-Gerling Sans" w:hAnsi="HDI-Gerling Sans"/>
          <w:sz w:val="20"/>
        </w:rPr>
        <w:t xml:space="preserve">Warszawa, dnia </w:t>
      </w:r>
      <w:r w:rsidR="00D309DB">
        <w:rPr>
          <w:rFonts w:ascii="HDI-Gerling Sans" w:hAnsi="HDI-Gerling Sans"/>
          <w:sz w:val="20"/>
        </w:rPr>
        <w:t>2 lutego 2010</w:t>
      </w:r>
      <w:r w:rsidRPr="00D309DB">
        <w:rPr>
          <w:rFonts w:ascii="HDI-Gerling Sans" w:hAnsi="HDI-Gerling Sans"/>
          <w:sz w:val="20"/>
        </w:rPr>
        <w:t xml:space="preserve"> r.</w:t>
      </w:r>
    </w:p>
    <w:p w:rsidR="00060AE6" w:rsidRDefault="00060AE6" w:rsidP="00060AE6">
      <w:pPr>
        <w:spacing w:before="120"/>
        <w:rPr>
          <w:rFonts w:ascii="HDI-Gerling Sans" w:hAnsi="HDI-Gerling Sans"/>
          <w:sz w:val="20"/>
        </w:rPr>
      </w:pPr>
      <w:r w:rsidRPr="00D309DB">
        <w:rPr>
          <w:rFonts w:ascii="HDI-Gerling Sans" w:hAnsi="HDI-Gerling Sans"/>
          <w:sz w:val="20"/>
        </w:rPr>
        <w:t>za HDI-Gerling Polska:</w:t>
      </w:r>
      <w:r w:rsidRPr="00D309DB">
        <w:rPr>
          <w:rFonts w:ascii="HDI-Gerling Sans" w:hAnsi="HDI-Gerling Sans"/>
          <w:sz w:val="20"/>
        </w:rPr>
        <w:tab/>
      </w:r>
      <w:r w:rsidRPr="00D309DB">
        <w:rPr>
          <w:rFonts w:ascii="HDI-Gerling Sans" w:hAnsi="HDI-Gerling Sans"/>
          <w:sz w:val="20"/>
        </w:rPr>
        <w:tab/>
      </w:r>
      <w:r w:rsidRPr="00D309DB">
        <w:rPr>
          <w:rFonts w:ascii="HDI-Gerling Sans" w:hAnsi="HDI-Gerling Sans"/>
          <w:sz w:val="20"/>
        </w:rPr>
        <w:tab/>
      </w:r>
      <w:r w:rsidRPr="00D309DB">
        <w:rPr>
          <w:rFonts w:ascii="HDI-Gerling Sans" w:hAnsi="HDI-Gerling Sans"/>
          <w:sz w:val="20"/>
        </w:rPr>
        <w:tab/>
      </w:r>
      <w:r w:rsidRPr="00D309DB">
        <w:rPr>
          <w:rFonts w:ascii="HDI-Gerling Sans" w:hAnsi="HDI-Gerling Sans"/>
          <w:sz w:val="20"/>
        </w:rPr>
        <w:tab/>
      </w:r>
      <w:r w:rsidRPr="00D309DB">
        <w:rPr>
          <w:rFonts w:ascii="HDI-Gerling Sans" w:hAnsi="HDI-Gerling Sans"/>
          <w:sz w:val="20"/>
        </w:rPr>
        <w:tab/>
        <w:t>za Ubezpieczającego</w:t>
      </w:r>
      <w:r w:rsidR="00DD6851">
        <w:rPr>
          <w:rFonts w:ascii="HDI-Gerling Sans" w:hAnsi="HDI-Gerling Sans"/>
          <w:sz w:val="20"/>
        </w:rPr>
        <w:t>:</w:t>
      </w:r>
    </w:p>
    <w:p w:rsidR="00DD6851" w:rsidRDefault="00DD6851" w:rsidP="00060AE6">
      <w:pPr>
        <w:spacing w:before="120"/>
        <w:rPr>
          <w:rFonts w:ascii="HDI-Gerling Sans" w:hAnsi="HDI-Gerling Sans"/>
          <w:sz w:val="20"/>
        </w:rPr>
      </w:pPr>
    </w:p>
    <w:p w:rsidR="00DD6851" w:rsidRDefault="00DD6851" w:rsidP="00060AE6">
      <w:pPr>
        <w:spacing w:before="120"/>
        <w:rPr>
          <w:rFonts w:ascii="HDI-Gerling Sans" w:hAnsi="HDI-Gerling Sans"/>
          <w:sz w:val="20"/>
        </w:rPr>
      </w:pPr>
    </w:p>
    <w:p w:rsidR="00DD6851" w:rsidRDefault="00DD6851" w:rsidP="00060AE6">
      <w:pPr>
        <w:spacing w:before="120"/>
        <w:rPr>
          <w:rFonts w:ascii="HDI-Gerling Sans" w:hAnsi="HDI-Gerling Sans"/>
          <w:sz w:val="20"/>
        </w:rPr>
      </w:pPr>
    </w:p>
    <w:p w:rsidR="00DD6851" w:rsidRPr="00DD6851" w:rsidRDefault="00DD6851" w:rsidP="00060AE6">
      <w:pPr>
        <w:spacing w:before="120"/>
        <w:rPr>
          <w:rFonts w:ascii="HDI-Gerling Sans" w:hAnsi="HDI-Gerling Sans"/>
          <w:sz w:val="20"/>
        </w:rPr>
      </w:pPr>
    </w:p>
    <w:p w:rsidR="00060AE6" w:rsidRDefault="00060AE6" w:rsidP="00060AE6">
      <w:pPr>
        <w:spacing w:before="120"/>
        <w:rPr>
          <w:rFonts w:ascii="GerlingSwift" w:hAnsi="GerlingSwift"/>
          <w:sz w:val="20"/>
        </w:rPr>
      </w:pPr>
    </w:p>
    <w:p w:rsidR="00060AE6" w:rsidRPr="00D309DB" w:rsidRDefault="00D309DB" w:rsidP="00D309DB">
      <w:pPr>
        <w:spacing w:before="120"/>
        <w:rPr>
          <w:rFonts w:ascii="HDI-Gerling Sans" w:hAnsi="HDI-Gerling Sans"/>
          <w:sz w:val="16"/>
          <w:szCs w:val="16"/>
        </w:rPr>
      </w:pPr>
      <w:r w:rsidRPr="00D309DB">
        <w:rPr>
          <w:rFonts w:ascii="HDI-Gerling Sans" w:hAnsi="HDI-Gerling Sans"/>
          <w:sz w:val="16"/>
          <w:szCs w:val="16"/>
        </w:rPr>
        <w:t>D</w:t>
      </w:r>
      <w:r w:rsidR="00060AE6" w:rsidRPr="00D309DB">
        <w:rPr>
          <w:rFonts w:ascii="HDI-Gerling Sans" w:hAnsi="HDI-Gerling Sans"/>
          <w:sz w:val="16"/>
          <w:szCs w:val="16"/>
        </w:rPr>
        <w:t>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060AE6" w:rsidRPr="00D309D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K</w:t>
            </w:r>
            <w:r w:rsidR="00060AE6" w:rsidRPr="00D309DB">
              <w:rPr>
                <w:rFonts w:ascii="HDI-Gerling Sans" w:hAnsi="HDI-Gerling Sans"/>
                <w:sz w:val="16"/>
                <w:szCs w:val="16"/>
              </w:rPr>
              <w:t>lient</w:t>
            </w:r>
          </w:p>
        </w:tc>
        <w:tc>
          <w:tcPr>
            <w:tcW w:w="1560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P</w:t>
            </w:r>
            <w:r w:rsidR="00060AE6" w:rsidRPr="00D309DB">
              <w:rPr>
                <w:rFonts w:ascii="HDI-Gerling Sans" w:hAnsi="HDI-Gerling Sans"/>
                <w:sz w:val="16"/>
                <w:szCs w:val="16"/>
              </w:rPr>
              <w:t>ośrednik</w:t>
            </w:r>
          </w:p>
        </w:tc>
        <w:tc>
          <w:tcPr>
            <w:tcW w:w="1275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D</w:t>
            </w:r>
            <w:r w:rsidR="00060AE6" w:rsidRPr="00D309DB">
              <w:rPr>
                <w:rFonts w:ascii="HDI-Gerling Sans" w:hAnsi="HDI-Gerling Sans"/>
                <w:sz w:val="16"/>
                <w:szCs w:val="16"/>
              </w:rPr>
              <w:t>ebetor</w:t>
            </w:r>
          </w:p>
        </w:tc>
        <w:tc>
          <w:tcPr>
            <w:tcW w:w="993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CR</w:t>
            </w:r>
          </w:p>
        </w:tc>
        <w:tc>
          <w:tcPr>
            <w:tcW w:w="1548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NIP</w:t>
            </w:r>
          </w:p>
        </w:tc>
        <w:tc>
          <w:tcPr>
            <w:tcW w:w="1316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R</w:t>
            </w:r>
            <w:r w:rsidR="00060AE6" w:rsidRPr="00D309DB">
              <w:rPr>
                <w:rFonts w:ascii="HDI-Gerling Sans" w:hAnsi="HDI-Gerling Sans"/>
                <w:sz w:val="16"/>
                <w:szCs w:val="16"/>
              </w:rPr>
              <w:t>egon</w:t>
            </w:r>
          </w:p>
        </w:tc>
        <w:tc>
          <w:tcPr>
            <w:tcW w:w="1316" w:type="dxa"/>
          </w:tcPr>
          <w:p w:rsidR="00060AE6" w:rsidRPr="00D309DB" w:rsidRDefault="00D309DB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T</w:t>
            </w:r>
            <w:r w:rsidR="00060AE6" w:rsidRPr="00D309DB">
              <w:rPr>
                <w:rFonts w:ascii="HDI-Gerling Sans" w:hAnsi="HDI-Gerling Sans"/>
                <w:sz w:val="16"/>
                <w:szCs w:val="16"/>
              </w:rPr>
              <w:t>yp polisy</w:t>
            </w:r>
          </w:p>
        </w:tc>
      </w:tr>
      <w:tr w:rsidR="00060AE6" w:rsidRPr="00D309D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31801092</w:t>
            </w:r>
          </w:p>
        </w:tc>
        <w:tc>
          <w:tcPr>
            <w:tcW w:w="1560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309089</w:t>
            </w:r>
          </w:p>
        </w:tc>
        <w:tc>
          <w:tcPr>
            <w:tcW w:w="1275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31801092</w:t>
            </w:r>
          </w:p>
        </w:tc>
        <w:tc>
          <w:tcPr>
            <w:tcW w:w="993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5607</w:t>
            </w:r>
          </w:p>
        </w:tc>
        <w:tc>
          <w:tcPr>
            <w:tcW w:w="1548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527-23-15-045</w:t>
            </w:r>
          </w:p>
        </w:tc>
        <w:tc>
          <w:tcPr>
            <w:tcW w:w="1316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016439380</w:t>
            </w:r>
          </w:p>
        </w:tc>
        <w:tc>
          <w:tcPr>
            <w:tcW w:w="1316" w:type="dxa"/>
          </w:tcPr>
          <w:p w:rsidR="00060AE6" w:rsidRPr="00D309DB" w:rsidRDefault="00060AE6" w:rsidP="00D309DB">
            <w:pPr>
              <w:spacing w:before="120"/>
              <w:rPr>
                <w:rFonts w:ascii="HDI-Gerling Sans" w:hAnsi="HDI-Gerling Sans"/>
                <w:sz w:val="16"/>
                <w:szCs w:val="16"/>
              </w:rPr>
            </w:pPr>
            <w:r w:rsidRPr="00D309DB">
              <w:rPr>
                <w:rFonts w:ascii="HDI-Gerling Sans" w:hAnsi="HDI-Gerling Sans"/>
                <w:sz w:val="16"/>
                <w:szCs w:val="16"/>
              </w:rPr>
              <w:t>C</w:t>
            </w:r>
          </w:p>
        </w:tc>
      </w:tr>
    </w:tbl>
    <w:p w:rsidR="00060AE6" w:rsidRPr="00D309DB" w:rsidRDefault="00060AE6" w:rsidP="00D309DB">
      <w:pPr>
        <w:spacing w:before="120"/>
        <w:rPr>
          <w:rFonts w:ascii="HDI-Gerling Sans" w:hAnsi="HDI-Gerling Sans"/>
          <w:sz w:val="18"/>
          <w:szCs w:val="18"/>
        </w:rPr>
      </w:pPr>
    </w:p>
    <w:sectPr w:rsidR="00060AE6" w:rsidRPr="00D309DB">
      <w:headerReference w:type="default" r:id="rId7"/>
      <w:footerReference w:type="default" r:id="rId8"/>
      <w:pgSz w:w="11906" w:h="16838"/>
      <w:pgMar w:top="1985" w:right="1417" w:bottom="1417" w:left="1417" w:header="993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EC9" w:rsidRDefault="00911EC9">
      <w:r>
        <w:separator/>
      </w:r>
    </w:p>
  </w:endnote>
  <w:endnote w:type="continuationSeparator" w:id="0">
    <w:p w:rsidR="00911EC9" w:rsidRDefault="00911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DBE" w:rsidRDefault="002D0DBE">
    <w:pPr>
      <w:pStyle w:val="Footer"/>
      <w:jc w:val="right"/>
      <w:rPr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DD6851">
      <w:rPr>
        <w:rStyle w:val="PageNumber"/>
        <w:noProof/>
        <w:sz w:val="20"/>
      </w:rPr>
      <w:t>3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EC9" w:rsidRDefault="00911EC9">
      <w:r>
        <w:separator/>
      </w:r>
    </w:p>
  </w:footnote>
  <w:footnote w:type="continuationSeparator" w:id="0">
    <w:p w:rsidR="00911EC9" w:rsidRDefault="00911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DBE" w:rsidRPr="00BA2B2A" w:rsidRDefault="002D0DBE">
    <w:pPr>
      <w:pStyle w:val="Header"/>
      <w:rPr>
        <w:rFonts w:ascii="GerlingQuay" w:hAnsi="GerlingQuay"/>
      </w:rPr>
    </w:pPr>
    <w:r>
      <w:rPr>
        <w:rFonts w:ascii="GerlingQuay" w:hAnsi="GerlingQuay"/>
        <w:sz w:val="20"/>
      </w:rPr>
      <w:t>Nr 23/3003004/07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0E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DA06CF5"/>
    <w:multiLevelType w:val="hybridMultilevel"/>
    <w:tmpl w:val="4DE82AC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4F24C3B"/>
    <w:multiLevelType w:val="hybridMultilevel"/>
    <w:tmpl w:val="797AA86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55455B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CE74688"/>
    <w:multiLevelType w:val="singleLevel"/>
    <w:tmpl w:val="D178A2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erlingSwift" w:hAnsi="GerlingSwift" w:hint="default"/>
        <w:sz w:val="16"/>
      </w:rPr>
    </w:lvl>
  </w:abstractNum>
  <w:abstractNum w:abstractNumId="5" w15:restartNumberingAfterBreak="0">
    <w:nsid w:val="68CD4765"/>
    <w:multiLevelType w:val="hybridMultilevel"/>
    <w:tmpl w:val="CCA45224"/>
    <w:lvl w:ilvl="0" w:tplc="0415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3A012BC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95672472">
    <w:abstractNumId w:val="0"/>
  </w:num>
  <w:num w:numId="2" w16cid:durableId="1902015066">
    <w:abstractNumId w:val="2"/>
  </w:num>
  <w:num w:numId="3" w16cid:durableId="710376122">
    <w:abstractNumId w:val="4"/>
  </w:num>
  <w:num w:numId="4" w16cid:durableId="2036274894">
    <w:abstractNumId w:val="6"/>
  </w:num>
  <w:num w:numId="5" w16cid:durableId="118232441">
    <w:abstractNumId w:val="1"/>
  </w:num>
  <w:num w:numId="6" w16cid:durableId="1704282847">
    <w:abstractNumId w:val="5"/>
  </w:num>
  <w:num w:numId="7" w16cid:durableId="555434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96"/>
    <w:rsid w:val="00027C4E"/>
    <w:rsid w:val="0003582E"/>
    <w:rsid w:val="00060AE6"/>
    <w:rsid w:val="000E43AE"/>
    <w:rsid w:val="00170AE5"/>
    <w:rsid w:val="001A18A6"/>
    <w:rsid w:val="001A5F9C"/>
    <w:rsid w:val="001F3CB8"/>
    <w:rsid w:val="00252E3E"/>
    <w:rsid w:val="00285507"/>
    <w:rsid w:val="002A1700"/>
    <w:rsid w:val="002D0DBE"/>
    <w:rsid w:val="002F5A49"/>
    <w:rsid w:val="00423435"/>
    <w:rsid w:val="00445941"/>
    <w:rsid w:val="00492470"/>
    <w:rsid w:val="004A0002"/>
    <w:rsid w:val="005010D3"/>
    <w:rsid w:val="00535963"/>
    <w:rsid w:val="00561C32"/>
    <w:rsid w:val="00585DA0"/>
    <w:rsid w:val="005C44F0"/>
    <w:rsid w:val="006B086E"/>
    <w:rsid w:val="007B7196"/>
    <w:rsid w:val="007C4E15"/>
    <w:rsid w:val="007E7146"/>
    <w:rsid w:val="00845D95"/>
    <w:rsid w:val="00911EC9"/>
    <w:rsid w:val="009174B1"/>
    <w:rsid w:val="009D7EB3"/>
    <w:rsid w:val="00A80D85"/>
    <w:rsid w:val="00AD26D7"/>
    <w:rsid w:val="00B0309B"/>
    <w:rsid w:val="00BA2B2A"/>
    <w:rsid w:val="00BB65CA"/>
    <w:rsid w:val="00CC5177"/>
    <w:rsid w:val="00D0449D"/>
    <w:rsid w:val="00D309DB"/>
    <w:rsid w:val="00DB5D83"/>
    <w:rsid w:val="00DD6851"/>
    <w:rsid w:val="00E51E5C"/>
    <w:rsid w:val="00E5640E"/>
    <w:rsid w:val="00E80D5E"/>
    <w:rsid w:val="00EC47A5"/>
    <w:rsid w:val="00F33938"/>
    <w:rsid w:val="00F3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A68BABF5-59A7-CF40-8157-646BAFD5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7196"/>
    <w:rPr>
      <w:rFonts w:ascii="GerlingSwiftPL" w:hAnsi="GerlingSwiftPL"/>
      <w:sz w:val="22"/>
      <w:lang w:val="pl-PL" w:eastAsia="pl-PL"/>
    </w:rPr>
  </w:style>
  <w:style w:type="paragraph" w:styleId="Heading2">
    <w:name w:val="heading 2"/>
    <w:basedOn w:val="Normal"/>
    <w:next w:val="Normal"/>
    <w:qFormat/>
    <w:rsid w:val="007B7196"/>
    <w:pPr>
      <w:keepNext/>
      <w:outlineLvl w:val="1"/>
    </w:pPr>
    <w:rPr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7B7196"/>
    <w:pPr>
      <w:jc w:val="center"/>
    </w:pPr>
    <w:rPr>
      <w:b/>
      <w:sz w:val="26"/>
    </w:rPr>
  </w:style>
  <w:style w:type="paragraph" w:styleId="Header">
    <w:name w:val="header"/>
    <w:basedOn w:val="Normal"/>
    <w:rsid w:val="007B719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B719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B7196"/>
  </w:style>
  <w:style w:type="paragraph" w:styleId="Subtitle">
    <w:name w:val="Subtitle"/>
    <w:basedOn w:val="Normal"/>
    <w:qFormat/>
    <w:rsid w:val="007B7196"/>
    <w:pPr>
      <w:spacing w:before="120"/>
      <w:jc w:val="center"/>
    </w:pPr>
    <w:rPr>
      <w:b/>
    </w:rPr>
  </w:style>
  <w:style w:type="paragraph" w:styleId="BodyText2">
    <w:name w:val="Body Text 2"/>
    <w:basedOn w:val="Normal"/>
    <w:rsid w:val="007B7196"/>
    <w:rPr>
      <w:sz w:val="20"/>
    </w:rPr>
  </w:style>
  <w:style w:type="paragraph" w:styleId="BalloonText">
    <w:name w:val="Balloon Text"/>
    <w:basedOn w:val="Normal"/>
    <w:semiHidden/>
    <w:rsid w:val="00BB65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HDI-Gerling Polska TU S.A.</Company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Gajkowski</dc:creator>
  <cp:keywords/>
  <dc:description/>
  <cp:lastModifiedBy>Michał Molęda</cp:lastModifiedBy>
  <cp:revision>2</cp:revision>
  <cp:lastPrinted>2008-12-30T10:24:00Z</cp:lastPrinted>
  <dcterms:created xsi:type="dcterms:W3CDTF">2026-04-22T18:06:00Z</dcterms:created>
  <dcterms:modified xsi:type="dcterms:W3CDTF">2026-04-22T18:06:00Z</dcterms:modified>
</cp:coreProperties>
</file>